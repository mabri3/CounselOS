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Launch advice</w:t>
      </w:r>
    </w:p>
    <w:p/>
    <w:p>
      <w:commentRangeStart w:id="0"/>
      <w:r>
        <w:rPr/>
        <w:t>Confirm audience</w:t>
      </w:r>
      <w:commentRangeEnd w:id="0"/>
      <w:r>
        <w:rPr>
          <w:rStyle w:val="CommentReference"/>
        </w:rPr>
        <w:commentReference w:id="0"/>
      </w:r>
      <w:r>
        <w:rPr/>
        <w:t xml:space="preserve"> and identifier use before </w:t>
      </w:r>
      <w:r>
        <w:rPr/>
        <w:t xml:space="preserve">the US </w:t>
      </w:r>
      <w:r>
        <w:rPr/>
        <w:t>release</w:t>
      </w:r>
      <w:ins w:id="1" w:author="Alex Morgan" w:date="2026-09-05T21:25:41+00:00">
        <w:r>
          <w:rPr/>
          <w:t>.</w:t>
        </w:r>
      </w:ins>
    </w:p>
    <w:p/>
    <w:p>
      <w:ins w:id="2" w:author="Alex Morgan" w:date="2026-09-05T21:25:41+00:00">
        <w:r>
          <w:rPr/>
          <w:t>Keep the advertising use outside this launch</w:t>
        </w:r>
      </w:ins>
      <w:r>
        <w:rPr/>
        <w:t>.</w:t>
      </w:r>
    </w:p>
    <w:p/>
    <w:p>
      <w:r>
        <w:rPr/>
        <w:t>Read the product specification and definitions.</w:t>
      </w:r>
    </w:p>
    <w:p/>
    <w:p>
      <w:ins w:id="3" w:author="Alex Morgan" w:date="2026-09-05T22:22:26+00:00">
        <w:r>
          <w:rPr/>
          <w:t>A_ONLY_UNSAVED: confirm audience with Product.</w:t>
        </w:r>
      </w:ins>
    </w:p>
    <w:p/>
    <w:p/>
    <w:p>
      <w:r>
        <w:rPr/>
        <w:t>Document references</w:t>
      </w:r>
    </w:p>
    <w:p>
      <w:r>
        <w:rPr/>
        <w:t>product specification — 03_Matters/lumen-learning-us-family-launch-with-analytics-and-shared-device-f025e4/documents/product-spec.md</w:t>
      </w:r>
    </w:p>
    <w:p>
      <w:r>
        <w:rPr/>
        <w:t>definitions — 03_Matters/lumen-learning-us-family-launch-with-analytics-and-shared-device-f025e4/documents/coppa-definitions.md</w:t>
      </w:r>
    </w:p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ex Morgan" w:initials="" w:date="2026-09-05T22:23:50Z">
    <w:p>
      <w:pPr>
        <w:pStyle w:val="CommentText"/>
      </w:pPr>
      <w:r>
        <w:rPr>
          <w:rStyle w:val="CommentReference"/>
        </w:rPr>
        <w:annotationRef/>
      </w:r>
      <w:r>
        <w:t>Alex Morgan — 2026-09-05T21:25:41+00:00: Confirm this point with Product before final review.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launch-advice-bd4145.md</dc:title>
  <dc:subject/>
  <dc:creator>Themis.ai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
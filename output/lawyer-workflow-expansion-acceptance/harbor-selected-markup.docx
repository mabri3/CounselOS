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Harbor Relay pilot review memo</w:t>
      </w:r>
    </w:p>
    <w:p>
      <w:r>
        <w:rPr>
          <w:b/>
        </w:rPr>
        <w:t xml:space="preserve">Version </w:t>
      </w:r>
      <w:del w:id="1" w:author="Themis.ai" w:date="2026-09-05T11:42:37+00:00">
        <w:r>
          <w:rPr>
            <w:b/>
          </w:rPr>
          <w:delText>1</w:delText>
        </w:r>
      </w:del>
      <w:ins w:id="2" w:author="Themis.ai" w:date="2026-09-05T11:42:37+00:00">
        <w:r>
          <w:rPr>
            <w:b/>
          </w:rPr>
          <w:t>2</w:t>
        </w:r>
      </w:ins>
      <w:r>
        <w:rPr>
          <w:b/>
        </w:rPr>
        <w:t xml:space="preserve"> working baseline — for review against version </w:t>
      </w:r>
      <w:r>
        <w:rPr>
          <w:b/>
        </w:rPr>
        <w:t>2</w:t>
      </w:r>
    </w:p>
    <w:p>
      <w:r>
        <w:rPr>
          <w:i/>
        </w:rPr>
        <w:t>Matter: the internal record · US pilot launch 21 October 2026</w:t>
      </w:r>
    </w:p>
    <w:p>
      <w:pPr>
        <w:pStyle w:val="Quote"/>
      </w:pPr>
      <w:r>
        <w:rPr>
          <w:b/>
        </w:rPr>
        <w:t>Status note:</w:t>
      </w:r>
      <w:r>
        <w:rPr/>
        <w:t xml:space="preserve"> This memo is a </w:t>
      </w:r>
      <w:r>
        <w:rPr>
          <w:b/>
        </w:rPr>
        <w:t xml:space="preserve">version </w:t>
      </w:r>
      <w:del w:id="3" w:author="Themis.ai" w:date="2026-09-05T11:42:37+00:00">
        <w:r>
          <w:rPr>
            <w:b/>
          </w:rPr>
          <w:delText>1</w:delText>
        </w:r>
      </w:del>
      <w:ins w:id="4" w:author="Themis.ai" w:date="2026-09-05T11:42:37+00:00">
        <w:r>
          <w:rPr>
            <w:b/>
          </w:rPr>
          <w:t>2</w:t>
        </w:r>
      </w:ins>
      <w:r>
        <w:rPr>
          <w:b/>
        </w:rPr>
        <w:t xml:space="preserve"> working baseline</w:t>
      </w:r>
      <w:r>
        <w:rPr/>
        <w:t xml:space="preserve"> built from the supplied specification </w:t>
      </w:r>
      <w:del w:id="5" w:author="Themis.ai" w:date="2026-09-05T11:42:37+00:00">
        <w:r>
          <w:rPr/>
          <w:delText>v1</w:delText>
        </w:r>
      </w:del>
      <w:ins w:id="6" w:author="Themis.ai" w:date="2026-09-05T11:42:37+00:00">
        <w:r>
          <w:rPr/>
          <w:t>v2</w:t>
        </w:r>
      </w:ins>
      <w:r>
        <w:rPr/>
        <w:t xml:space="preserve"> and the original saved advice. It reflects a </w:t>
      </w:r>
      <w:del w:id="7" w:author="Themis.ai" w:date="2026-09-05T11:42:37+00:00">
        <w:r>
          <w:rPr>
            <w:b/>
          </w:rPr>
          <w:delText>30</w:delText>
        </w:r>
      </w:del>
      <w:ins w:id="8" w:author="Themis.ai" w:date="2026-09-05T11:42:37+00:00">
        <w:r>
          <w:rPr>
            <w:b/>
          </w:rPr>
          <w:t>180</w:t>
        </w:r>
      </w:ins>
      <w:r>
        <w:rPr>
          <w:b/>
        </w:rPr>
        <w:t>-day report</w:t>
      </w:r>
      <w:ins w:id="9" w:author="Themis.ai" w:date="2026-09-05T11:42:37+00:00">
        <w:r>
          <w:rPr>
            <w:b/>
          </w:rPr>
          <w:t xml:space="preserve"> retention, customer-and-support access, and ticket-only, logged support access</w:t>
        </w:r>
      </w:ins>
      <w:ins w:id="10" w:author="Themis.ai" w:date="2026-09-05T11:42:37+00:00">
        <w:r>
          <w:rPr/>
          <w:t>. It supersedes the version 1 baseline (30-day</w:t>
        </w:r>
      </w:ins>
      <w:r>
        <w:rPr/>
        <w:t xml:space="preserve"> retention, customer-only access, </w:t>
      </w:r>
      <w:del w:id="11" w:author="Themis.ai" w:date="2026-09-05T11:42:37+00:00">
        <w:r>
          <w:rPr>
            <w:b/>
          </w:rPr>
          <w:delText xml:space="preserve">and </w:delText>
        </w:r>
      </w:del>
      <w:r>
        <w:rPr/>
        <w:t>support access unconfirmed</w:t>
      </w:r>
      <w:del w:id="12" w:author="Themis.ai" w:date="2026-09-05T11:42:37+00:00">
        <w:r>
          <w:rPr/>
          <w:delText>.</w:delText>
        </w:r>
      </w:del>
      <w:ins w:id="13" w:author="Themis.ai" w:date="2026-09-05T11:42:37+00:00">
        <w:r>
          <w:rPr/>
          <w:t>)</w:t>
        </w:r>
      </w:ins>
      <w:r>
        <w:rPr/>
        <w:t xml:space="preserve"> </w:t>
      </w:r>
      <w:del w:id="14" w:author="Themis.ai" w:date="2026-09-05T11:42:37+00:00">
        <w:r>
          <w:rPr/>
          <w:delText>It</w:delText>
        </w:r>
      </w:del>
      <w:ins w:id="15" w:author="Themis.ai" w:date="2026-09-05T11:42:37+00:00">
        <w:r>
          <w:rPr/>
          <w:t>and</w:t>
        </w:r>
      </w:ins>
      <w:r>
        <w:rPr/>
        <w:t xml:space="preserve"> </w:t>
      </w:r>
      <w:del w:id="16" w:author="Themis.ai" w:date="2026-09-05T11:42:37+00:00">
        <w:r>
          <w:rPr/>
          <w:delText>must</w:delText>
        </w:r>
      </w:del>
      <w:ins w:id="17" w:author="Themis.ai" w:date="2026-09-05T11:42:37+00:00">
        <w:r>
          <w:rPr/>
          <w:t>should</w:t>
        </w:r>
      </w:ins>
      <w:r>
        <w:rPr/>
        <w:t xml:space="preserve"> be reviewed against </w:t>
      </w:r>
      <w:del w:id="18" w:author="Themis.ai" w:date="2026-09-05T11:42:37+00:00">
        <w:r>
          <w:rPr/>
          <w:delText>specification</w:delText>
        </w:r>
      </w:del>
      <w:ins w:id="19" w:author="Themis.ai" w:date="2026-09-05T11:42:37+00:00">
        <w:r>
          <w:rPr/>
          <w:t>that earlier</w:t>
        </w:r>
      </w:ins>
      <w:r>
        <w:rPr/>
        <w:t xml:space="preserve"> version</w:t>
      </w:r>
      <w:del w:id="20" w:author="Themis.ai" w:date="2026-09-05T11:42:37+00:00">
        <w:r>
          <w:rPr/>
          <w:delText xml:space="preserve"> 2 (which changes retention to 180 days and specifies ticket-only, logged support access)</w:delText>
        </w:r>
      </w:del>
      <w:r>
        <w:rPr/>
        <w:t xml:space="preserve"> before any conclusion is relied on. No legal decision is recorded and no final draft exists.</w:t>
      </w:r>
    </w:p>
    <w:p>
      <w:pPr>
        <w:pStyle w:val="Heading2"/>
      </w:pPr>
      <w:r>
        <w:rPr/>
        <w:t>Summary</w:t>
      </w:r>
    </w:p>
    <w:p>
      <w:r>
        <w:rPr/>
        <w:t xml:space="preserve">Harbor Relay is planned for a US pilot launching 21 October 2026. The product sends an account activity report to the customer. Under the version </w:t>
      </w:r>
      <w:del w:id="21" w:author="Themis.ai" w:date="2026-09-05T11:42:37+00:00">
        <w:r>
          <w:rPr/>
          <w:delText>1</w:delText>
        </w:r>
      </w:del>
      <w:ins w:id="22" w:author="Themis.ai" w:date="2026-09-05T11:42:37+00:00">
        <w:r>
          <w:rPr/>
          <w:t>2</w:t>
        </w:r>
      </w:ins>
      <w:r>
        <w:rPr/>
        <w:t xml:space="preserve"> baseline, reports are retained for </w:t>
      </w:r>
      <w:del w:id="23" w:author="Themis.ai" w:date="2026-09-05T11:42:37+00:00">
        <w:r>
          <w:rPr/>
          <w:delText>30</w:delText>
        </w:r>
      </w:del>
      <w:ins w:id="24" w:author="Themis.ai" w:date="2026-09-05T11:42:37+00:00">
        <w:r>
          <w:rPr/>
          <w:t>180</w:t>
        </w:r>
      </w:ins>
      <w:r>
        <w:rPr/>
        <w:t xml:space="preserve"> days and </w:t>
      </w:r>
      <w:del w:id="25" w:author="Themis.ai" w:date="2026-09-05T11:42:37+00:00">
        <w:r>
          <w:rPr/>
          <w:delText>only</w:delText>
        </w:r>
      </w:del>
      <w:ins w:id="26" w:author="Themis.ai" w:date="2026-09-05T11:42:37+00:00">
        <w:r>
          <w:rPr/>
          <w:t>both</w:t>
        </w:r>
      </w:ins>
      <w:r>
        <w:rPr/>
        <w:t xml:space="preserve"> </w:t>
      </w:r>
      <w:del w:id="27" w:author="Themis.ai" w:date="2026-09-05T11:42:37+00:00">
        <w:r>
          <w:rPr/>
          <w:delText>the</w:delText>
        </w:r>
      </w:del>
      <w:ins w:id="28" w:author="Themis.ai" w:date="2026-09-05T11:42:37+00:00">
        <w:r>
          <w:rPr/>
          <w:t>customers</w:t>
        </w:r>
      </w:ins>
      <w:r>
        <w:rPr/>
        <w:t xml:space="preserve"> </w:t>
      </w:r>
      <w:del w:id="29" w:author="Themis.ai" w:date="2026-09-05T11:42:37+00:00">
        <w:r>
          <w:rPr/>
          <w:delText>customer can open them; whether</w:delText>
        </w:r>
      </w:del>
      <w:ins w:id="30" w:author="Themis.ai" w:date="2026-09-05T11:42:37+00:00">
        <w:r>
          <w:rPr/>
          <w:t>and</w:t>
        </w:r>
      </w:ins>
      <w:r>
        <w:rPr/>
        <w:t xml:space="preserve"> support staff can open </w:t>
      </w:r>
      <w:del w:id="31" w:author="Themis.ai" w:date="2026-09-05T11:42:37+00:00">
        <w:r>
          <w:rPr/>
          <w:delText>reports</w:delText>
        </w:r>
      </w:del>
      <w:ins w:id="32" w:author="Themis.ai" w:date="2026-09-05T11:42:37+00:00">
        <w:r>
          <w:rPr/>
          <w:t>them,</w:t>
        </w:r>
      </w:ins>
      <w:r>
        <w:rPr/>
        <w:t xml:space="preserve"> </w:t>
      </w:r>
      <w:del w:id="33" w:author="Themis.ai" w:date="2026-09-05T11:42:37+00:00">
        <w:r>
          <w:rPr/>
          <w:delText>is</w:delText>
        </w:r>
      </w:del>
      <w:ins w:id="34" w:author="Themis.ai" w:date="2026-09-05T11:42:37+00:00">
        <w:r>
          <w:rPr/>
          <w:t>with</w:t>
        </w:r>
      </w:ins>
      <w:r>
        <w:rPr/>
        <w:t xml:space="preserve"> </w:t>
      </w:r>
      <w:del w:id="35" w:author="Themis.ai" w:date="2026-09-05T11:42:37+00:00">
        <w:r>
          <w:rPr/>
          <w:delText>unconfirmed</w:delText>
        </w:r>
      </w:del>
      <w:ins w:id="36" w:author="Themis.ai" w:date="2026-09-05T11:42:37+00:00">
        <w:r>
          <w:rPr/>
          <w:t>support access requiring a customer support ticket and being logged</w:t>
        </w:r>
      </w:ins>
      <w:r>
        <w:rPr/>
        <w:t xml:space="preserve">. Because the report contains customer transaction/account data, the retention period and the access model are privacy and data-access controls that should be confirmed and documented before launch. This memo is a </w:t>
      </w:r>
      <w:ins w:id="37" w:author="Themis.ai" w:date="2026-09-05T11:42:37+00:00">
        <w:r>
          <w:rPr/>
          <w:t xml:space="preserve">working </w:t>
        </w:r>
      </w:ins>
      <w:r>
        <w:rPr/>
        <w:t>baseline</w:t>
      </w:r>
      <w:del w:id="38" w:author="Themis.ai" w:date="2026-09-05T11:42:37+00:00">
        <w:r>
          <w:rPr/>
          <w:delText xml:space="preserve"> only</w:delText>
        </w:r>
      </w:del>
      <w:r>
        <w:rPr/>
        <w:t xml:space="preserve"> and </w:t>
      </w:r>
      <w:del w:id="39" w:author="Themis.ai" w:date="2026-09-05T11:42:37+00:00">
        <w:r>
          <w:rPr/>
          <w:delText>needs</w:delText>
        </w:r>
      </w:del>
      <w:ins w:id="40" w:author="Themis.ai" w:date="2026-09-05T11:42:37+00:00">
        <w:r>
          <w:rPr/>
          <w:t>should</w:t>
        </w:r>
      </w:ins>
      <w:r>
        <w:rPr/>
        <w:t xml:space="preserve"> </w:t>
      </w:r>
      <w:del w:id="41" w:author="Themis.ai" w:date="2026-09-05T11:42:37+00:00">
        <w:r>
          <w:rPr/>
          <w:delText>review</w:delText>
        </w:r>
      </w:del>
      <w:ins w:id="42" w:author="Themis.ai" w:date="2026-09-05T11:42:37+00:00">
        <w:r>
          <w:rPr/>
          <w:t>be reviewed</w:t>
        </w:r>
      </w:ins>
      <w:r>
        <w:rPr/>
        <w:t xml:space="preserve"> against version </w:t>
      </w:r>
      <w:del w:id="43" w:author="Themis.ai" w:date="2026-09-05T11:42:37+00:00">
        <w:r>
          <w:rPr/>
          <w:delText>2</w:delText>
        </w:r>
      </w:del>
      <w:ins w:id="44" w:author="Themis.ai" w:date="2026-09-05T11:42:37+00:00">
        <w:r>
          <w:rPr/>
          <w:t>1</w:t>
        </w:r>
      </w:ins>
      <w:r>
        <w:rPr/>
        <w:t>.</w:t>
      </w:r>
    </w:p>
    <w:p>
      <w:pPr>
        <w:pStyle w:val="Heading2"/>
      </w:pPr>
      <w:r>
        <w:rPr/>
        <w:t>Retention</w:t>
      </w:r>
    </w:p>
    <w:p>
      <w:pPr>
        <w:pStyle w:val="ListBullet"/>
      </w:pPr>
      <w:r>
        <w:rPr>
          <w:b/>
        </w:rPr>
        <w:t>Baseline (</w:t>
      </w:r>
      <w:r>
        <w:rPr>
          <w:b/>
        </w:rPr>
        <w:t>v2</w:t>
      </w:r>
      <w:r>
        <w:rPr>
          <w:b/>
        </w:rPr>
        <w:t>):</w:t>
      </w:r>
      <w:r>
        <w:rPr/>
        <w:t xml:space="preserve"> Reports are retained for </w:t>
      </w:r>
      <w:r>
        <w:rPr>
          <w:b/>
        </w:rPr>
        <w:t>180</w:t>
      </w:r>
      <w:r>
        <w:rPr>
          <w:b/>
        </w:rPr>
        <w:t xml:space="preserve"> days</w:t>
      </w:r>
      <w:r>
        <w:rPr/>
        <w:t>.</w:t>
      </w:r>
    </w:p>
    <w:p>
      <w:pPr>
        <w:pStyle w:val="ListBullet"/>
      </w:pPr>
      <w:r>
        <w:rPr/>
        <w:t xml:space="preserve">The </w:t>
      </w:r>
      <w:r>
        <w:rPr/>
        <w:t>180</w:t>
      </w:r>
      <w:r>
        <w:rPr/>
        <w:t>-day window should be confirmed as deliberate and consistent with any data-minimization or deletion commitments</w:t>
      </w:r>
      <w:ins w:id="45" w:author="Themis.ai" w:date="2026-09-05T11:42:37+00:00">
        <w:r>
          <w:rPr/>
          <w:t>, and whether the longer window is disclosed</w:t>
        </w:r>
      </w:ins>
      <w:r>
        <w:rPr/>
        <w:t>.</w:t>
      </w:r>
    </w:p>
    <w:p>
      <w:pPr>
        <w:pStyle w:val="ListBullet"/>
      </w:pPr>
      <w:r>
        <w:rPr>
          <w:b/>
        </w:rPr>
        <w:t>Review point:</w:t>
      </w:r>
      <w:r>
        <w:rPr/>
        <w:t xml:space="preserve"> Version </w:t>
      </w:r>
      <w:del w:id="46" w:author="Themis.ai" w:date="2026-09-05T11:42:37+00:00">
        <w:r>
          <w:rPr/>
          <w:delText>2</w:delText>
        </w:r>
      </w:del>
      <w:ins w:id="47" w:author="Themis.ai" w:date="2026-09-05T11:42:37+00:00">
        <w:r>
          <w:rPr/>
          <w:t>1</w:t>
        </w:r>
      </w:ins>
      <w:r>
        <w:rPr/>
        <w:t xml:space="preserve"> </w:t>
      </w:r>
      <w:del w:id="48" w:author="Themis.ai" w:date="2026-09-05T11:42:37+00:00">
        <w:r>
          <w:rPr/>
          <w:delText>changes retention to</w:delText>
        </w:r>
      </w:del>
      <w:ins w:id="49" w:author="Themis.ai" w:date="2026-09-05T11:42:37+00:00">
        <w:r>
          <w:rPr/>
          <w:t>specified</w:t>
        </w:r>
      </w:ins>
      <w:r>
        <w:rPr/>
        <w:t xml:space="preserve"> </w:t>
      </w:r>
      <w:del w:id="50" w:author="Themis.ai" w:date="2026-09-05T11:42:37+00:00">
        <w:r>
          <w:rPr>
            <w:b/>
          </w:rPr>
          <w:delText>180</w:delText>
        </w:r>
      </w:del>
      <w:ins w:id="51" w:author="Themis.ai" w:date="2026-09-05T11:42:37+00:00">
        <w:r>
          <w:rPr>
            <w:b/>
          </w:rPr>
          <w:t>30</w:t>
        </w:r>
      </w:ins>
      <w:r>
        <w:rPr>
          <w:b/>
        </w:rPr>
        <w:t xml:space="preserve"> days</w:t>
      </w:r>
      <w:r>
        <w:rPr/>
        <w:t xml:space="preserve">. </w:t>
      </w:r>
      <w:del w:id="52" w:author="Themis.ai" w:date="2026-09-05T11:42:37+00:00">
        <w:r>
          <w:rPr/>
          <w:delText>That</w:delText>
        </w:r>
      </w:del>
      <w:ins w:id="53" w:author="Themis.ai" w:date="2026-09-05T11:42:37+00:00">
        <w:r>
          <w:rPr/>
          <w:t>The change to 180 days</w:t>
        </w:r>
      </w:ins>
      <w:r>
        <w:rPr/>
        <w:t xml:space="preserve"> is a materially longer window and must be reviewed on its own — the business rationale, consistency with deletion/data-minimization commitments, and whether the longer window is disclosed.</w:t>
      </w:r>
    </w:p>
    <w:p>
      <w:pPr>
        <w:pStyle w:val="Heading2"/>
      </w:pPr>
      <w:r>
        <w:rPr/>
        <w:t>Support access</w:t>
      </w:r>
    </w:p>
    <w:p>
      <w:pPr>
        <w:pStyle w:val="ListBullet"/>
      </w:pPr>
      <w:r>
        <w:rPr>
          <w:b/>
        </w:rPr>
        <w:t>Baseline (</w:t>
      </w:r>
      <w:del w:id="54" w:author="Themis.ai" w:date="2026-09-05T11:42:37+00:00">
        <w:r>
          <w:rPr>
            <w:b/>
          </w:rPr>
          <w:delText>v1</w:delText>
        </w:r>
      </w:del>
      <w:ins w:id="55" w:author="Themis.ai" w:date="2026-09-05T11:42:37+00:00">
        <w:r>
          <w:rPr>
            <w:b/>
          </w:rPr>
          <w:t>v2</w:t>
        </w:r>
      </w:ins>
      <w:r>
        <w:rPr>
          <w:b/>
        </w:rPr>
        <w:t>):</w:t>
      </w:r>
      <w:r>
        <w:rPr/>
        <w:t xml:space="preserve"> The supplied specification states </w:t>
      </w:r>
      <w:del w:id="56" w:author="Themis.ai" w:date="2026-09-05T11:42:37+00:00">
        <w:r>
          <w:rPr/>
          <w:delText>only</w:delText>
        </w:r>
      </w:del>
      <w:ins w:id="57" w:author="Themis.ai" w:date="2026-09-05T11:42:37+00:00">
        <w:r>
          <w:rPr/>
          <w:t>customers</w:t>
        </w:r>
      </w:ins>
      <w:r>
        <w:rPr/>
        <w:t xml:space="preserve"> </w:t>
      </w:r>
      <w:del w:id="58" w:author="Themis.ai" w:date="2026-09-05T11:42:37+00:00">
        <w:r>
          <w:rPr/>
          <w:delText>the</w:delText>
        </w:r>
      </w:del>
      <w:ins w:id="59" w:author="Themis.ai" w:date="2026-09-05T11:42:37+00:00">
        <w:r>
          <w:rPr/>
          <w:t>and</w:t>
        </w:r>
      </w:ins>
      <w:r>
        <w:rPr/>
        <w:t xml:space="preserve"> </w:t>
      </w:r>
      <w:del w:id="60" w:author="Themis.ai" w:date="2026-09-05T11:42:37+00:00">
        <w:r>
          <w:rPr/>
          <w:delText>customer</w:delText>
        </w:r>
      </w:del>
      <w:ins w:id="61" w:author="Themis.ai" w:date="2026-09-05T11:42:37+00:00">
        <w:r>
          <w:rPr/>
          <w:t>support staff</w:t>
        </w:r>
      </w:ins>
      <w:r>
        <w:rPr/>
        <w:t xml:space="preserve"> can open reports</w:t>
      </w:r>
      <w:del w:id="62" w:author="Themis.ai" w:date="2026-09-05T11:42:37+00:00">
        <w:r>
          <w:rPr/>
          <w:delText>;</w:delText>
        </w:r>
      </w:del>
      <w:ins w:id="63" w:author="Themis.ai" w:date="2026-09-05T11:42:37+00:00">
        <w:r>
          <w:rPr/>
          <w:t>, with</w:t>
        </w:r>
      </w:ins>
      <w:r>
        <w:rPr/>
        <w:t xml:space="preserve"> support access </w:t>
      </w:r>
      <w:del w:id="64" w:author="Themis.ai" w:date="2026-09-05T11:42:37+00:00">
        <w:r>
          <w:rPr/>
          <w:delText>is</w:delText>
        </w:r>
      </w:del>
      <w:ins w:id="65" w:author="Themis.ai" w:date="2026-09-05T11:42:37+00:00">
        <w:r>
          <w:rPr/>
          <w:t>requiring</w:t>
        </w:r>
      </w:ins>
      <w:r>
        <w:rPr/>
        <w:t xml:space="preserve"> </w:t>
      </w:r>
      <w:del w:id="66" w:author="Themis.ai" w:date="2026-09-05T11:42:37+00:00">
        <w:r>
          <w:rPr>
            <w:b/>
          </w:rPr>
          <w:delText>unconfirmed</w:delText>
        </w:r>
      </w:del>
      <w:ins w:id="67" w:author="Themis.ai" w:date="2026-09-05T11:42:37+00:00">
        <w:r>
          <w:rPr/>
          <w:t>a customer support ticket and being logged</w:t>
        </w:r>
      </w:ins>
      <w:r>
        <w:rPr/>
        <w:t>.</w:t>
      </w:r>
    </w:p>
    <w:p>
      <w:pPr>
        <w:pStyle w:val="ListBullet"/>
      </w:pPr>
      <w:r>
        <w:rPr>
          <w:b/>
        </w:rPr>
        <w:t>Reported (not independently verified):</w:t>
      </w:r>
      <w:r>
        <w:rPr/>
        <w:t xml:space="preserve"> Sam Patel reports that support can open a report only for a customer support ticket, and every access is logged. This is </w:t>
      </w:r>
      <w:ins w:id="68" w:author="Themis.ai" w:date="2026-09-05T11:42:37+00:00">
        <w:r>
          <w:rPr/>
          <w:t xml:space="preserve">consistent with the v2 access model but remains </w:t>
        </w:r>
      </w:ins>
      <w:r>
        <w:rPr/>
        <w:t>a reported fact, not a verified one.</w:t>
      </w:r>
    </w:p>
    <w:p>
      <w:pPr>
        <w:pStyle w:val="ListBullet"/>
      </w:pPr>
      <w:r>
        <w:rPr>
          <w:b/>
        </w:rPr>
        <w:t>Review point:</w:t>
      </w:r>
      <w:r>
        <w:rPr/>
        <w:t xml:space="preserve"> Version </w:t>
      </w:r>
      <w:del w:id="69" w:author="Themis.ai" w:date="2026-09-05T11:42:37+00:00">
        <w:r>
          <w:rPr/>
          <w:delText>2</w:delText>
        </w:r>
      </w:del>
      <w:ins w:id="70" w:author="Themis.ai" w:date="2026-09-05T11:42:37+00:00">
        <w:r>
          <w:rPr/>
          <w:t>1</w:t>
        </w:r>
      </w:ins>
      <w:r>
        <w:rPr/>
        <w:t xml:space="preserve"> </w:t>
      </w:r>
      <w:del w:id="71" w:author="Themis.ai" w:date="2026-09-05T11:42:37+00:00">
        <w:r>
          <w:rPr/>
          <w:delText>specifies</w:delText>
        </w:r>
      </w:del>
      <w:ins w:id="72" w:author="Themis.ai" w:date="2026-09-05T11:42:37+00:00">
        <w:r>
          <w:rPr/>
          <w:t>stated</w:t>
        </w:r>
      </w:ins>
      <w:r>
        <w:rPr/>
        <w:t xml:space="preserve"> </w:t>
      </w:r>
      <w:del w:id="73" w:author="Themis.ai" w:date="2026-09-05T11:42:37+00:00">
        <w:r>
          <w:rPr/>
          <w:delText>that</w:delText>
        </w:r>
      </w:del>
      <w:ins w:id="74" w:author="Themis.ai" w:date="2026-09-05T11:42:37+00:00">
        <w:r>
          <w:rPr/>
          <w:t>only</w:t>
        </w:r>
      </w:ins>
      <w:r>
        <w:rPr/>
        <w:t xml:space="preserve"> </w:t>
      </w:r>
      <w:del w:id="75" w:author="Themis.ai" w:date="2026-09-05T11:42:37+00:00">
        <w:r>
          <w:rPr/>
          <w:delText>customers</w:delText>
        </w:r>
      </w:del>
      <w:ins w:id="76" w:author="Themis.ai" w:date="2026-09-05T11:42:37+00:00">
        <w:r>
          <w:rPr/>
          <w:t>the</w:t>
        </w:r>
      </w:ins>
      <w:r>
        <w:rPr/>
        <w:t xml:space="preserve"> </w:t>
      </w:r>
      <w:del w:id="77" w:author="Themis.ai" w:date="2026-09-05T11:42:37+00:00">
        <w:r>
          <w:rPr/>
          <w:delText>and support staff</w:delText>
        </w:r>
      </w:del>
      <w:ins w:id="78" w:author="Themis.ai" w:date="2026-09-05T11:42:37+00:00">
        <w:r>
          <w:rPr/>
          <w:t>customer</w:t>
        </w:r>
      </w:ins>
      <w:r>
        <w:rPr/>
        <w:t xml:space="preserve"> can open reports</w:t>
      </w:r>
      <w:del w:id="79" w:author="Themis.ai" w:date="2026-09-05T11:42:37+00:00">
        <w:r>
          <w:rPr/>
          <w:delText>,</w:delText>
        </w:r>
      </w:del>
      <w:r>
        <w:rPr/>
        <w:t xml:space="preserve"> </w:t>
      </w:r>
      <w:del w:id="80" w:author="Themis.ai" w:date="2026-09-05T11:42:37+00:00">
        <w:r>
          <w:rPr/>
          <w:delText>with</w:delText>
        </w:r>
      </w:del>
      <w:ins w:id="81" w:author="Themis.ai" w:date="2026-09-05T11:42:37+00:00">
        <w:r>
          <w:rPr/>
          <w:t>and that</w:t>
        </w:r>
      </w:ins>
      <w:r>
        <w:rPr/>
        <w:t xml:space="preserve"> support </w:t>
      </w:r>
      <w:del w:id="82" w:author="Themis.ai" w:date="2026-09-05T11:42:37+00:00">
        <w:r>
          <w:rPr/>
          <w:delText>access</w:delText>
        </w:r>
      </w:del>
      <w:ins w:id="83" w:author="Themis.ai" w:date="2026-09-05T11:42:37+00:00">
        <w:r>
          <w:rPr/>
          <w:t>staff</w:t>
        </w:r>
      </w:ins>
      <w:r>
        <w:rPr/>
        <w:t xml:space="preserve"> </w:t>
      </w:r>
      <w:del w:id="84" w:author="Themis.ai" w:date="2026-09-05T11:42:37+00:00">
        <w:r>
          <w:rPr/>
          <w:delText>requiring</w:delText>
        </w:r>
      </w:del>
      <w:ins w:id="85" w:author="Themis.ai" w:date="2026-09-05T11:42:37+00:00">
        <w:r>
          <w:rPr/>
          <w:t>cannot</w:t>
        </w:r>
      </w:ins>
      <w:r>
        <w:rPr/>
        <w:t xml:space="preserve"> </w:t>
      </w:r>
      <w:del w:id="86" w:author="Themis.ai" w:date="2026-09-05T11:42:37+00:00">
        <w:r>
          <w:rPr/>
          <w:delText>a</w:delText>
        </w:r>
      </w:del>
      <w:ins w:id="87" w:author="Themis.ai" w:date="2026-09-05T11:42:37+00:00">
        <w:r>
          <w:rPr/>
          <w:t>open</w:t>
        </w:r>
      </w:ins>
      <w:r>
        <w:rPr/>
        <w:t xml:space="preserve"> </w:t>
      </w:r>
      <w:del w:id="88" w:author="Themis.ai" w:date="2026-09-05T11:42:37+00:00">
        <w:r>
          <w:rPr/>
          <w:delText>customer</w:delText>
        </w:r>
      </w:del>
      <w:ins w:id="89" w:author="Themis.ai" w:date="2026-09-05T11:42:37+00:00">
        <w:r>
          <w:rPr/>
          <w:t>report</w:t>
        </w:r>
      </w:ins>
      <w:r>
        <w:rPr/>
        <w:t xml:space="preserve"> </w:t>
      </w:r>
      <w:del w:id="90" w:author="Themis.ai" w:date="2026-09-05T11:42:37+00:00">
        <w:r>
          <w:rPr/>
          <w:delText>support ticket and being logged</w:delText>
        </w:r>
      </w:del>
      <w:ins w:id="91" w:author="Themis.ai" w:date="2026-09-05T11:42:37+00:00">
        <w:r>
          <w:rPr/>
          <w:t>content</w:t>
        </w:r>
      </w:ins>
      <w:r>
        <w:rPr/>
        <w:t xml:space="preserve">. If </w:t>
      </w:r>
      <w:del w:id="92" w:author="Themis.ai" w:date="2026-09-05T11:42:37+00:00">
        <w:r>
          <w:rPr/>
          <w:delText>that</w:delText>
        </w:r>
      </w:del>
      <w:ins w:id="93" w:author="Themis.ai" w:date="2026-09-05T11:42:37+00:00">
        <w:r>
          <w:rPr/>
          <w:t>the v2 model</w:t>
        </w:r>
      </w:ins>
      <w:r>
        <w:rPr/>
        <w:t xml:space="preserve"> is </w:t>
      </w:r>
      <w:del w:id="94" w:author="Themis.ai" w:date="2026-09-05T11:42:37+00:00">
        <w:r>
          <w:rPr/>
          <w:delText xml:space="preserve">the </w:delText>
        </w:r>
      </w:del>
      <w:r>
        <w:rPr/>
        <w:t>intended</w:t>
      </w:r>
      <w:del w:id="95" w:author="Themis.ai" w:date="2026-09-05T11:42:37+00:00">
        <w:r>
          <w:rPr/>
          <w:delText xml:space="preserve"> model</w:delText>
        </w:r>
      </w:del>
      <w:r>
        <w:rPr/>
        <w:t>, the earlier "only the customer can open" language is superseded, and any customer-facing disclosure should reflect the actual access model.</w:t>
      </w:r>
      <w:ins w:id="96" w:author="Themis.ai" w:date="2026-09-05T11:42:37+00:00">
        <w:r>
          <w:rPr/>
          <w:t xml:space="preserve"> The remaining question is whether the ticket-gating and logging controls are sufficient and implemented as described.</w:t>
        </w:r>
      </w:ins>
    </w:p>
    <w:p>
      <w:pPr>
        <w:pStyle w:val="Heading2"/>
      </w:pPr>
      <w:r>
        <w:rPr/>
        <w:t>Open items</w:t>
      </w:r>
    </w:p>
    <w:p>
      <w:pPr>
        <w:pStyle w:val="ListBullet"/>
      </w:pPr>
      <w:r>
        <w:rPr/>
        <w:t>Confirm the intended retention period (</w:t>
      </w:r>
      <w:del w:id="97" w:author="Themis.ai" w:date="2026-09-05T11:42:37+00:00">
        <w:r>
          <w:rPr/>
          <w:delText>30</w:delText>
        </w:r>
      </w:del>
      <w:ins w:id="98" w:author="Themis.ai" w:date="2026-09-05T11:42:37+00:00">
        <w:r>
          <w:rPr/>
          <w:t>180</w:t>
        </w:r>
      </w:ins>
      <w:r>
        <w:rPr/>
        <w:t xml:space="preserve"> vs </w:t>
      </w:r>
      <w:del w:id="99" w:author="Themis.ai" w:date="2026-09-05T11:42:37+00:00">
        <w:r>
          <w:rPr/>
          <w:delText>180</w:delText>
        </w:r>
      </w:del>
      <w:ins w:id="100" w:author="Themis.ai" w:date="2026-09-05T11:42:37+00:00">
        <w:r>
          <w:rPr/>
          <w:t>30</w:t>
        </w:r>
      </w:ins>
      <w:r>
        <w:rPr/>
        <w:t xml:space="preserve"> days) and the rationale for any change.</w:t>
      </w:r>
    </w:p>
    <w:p>
      <w:pPr>
        <w:pStyle w:val="ListBullet"/>
      </w:pPr>
      <w:r>
        <w:rPr/>
        <w:t xml:space="preserve">Confirm the intended support-access model: ticket-only and logged (per </w:t>
      </w:r>
      <w:ins w:id="101" w:author="Themis.ai" w:date="2026-09-05T11:42:37+00:00">
        <w:r>
          <w:rPr/>
          <w:t xml:space="preserve">v2 and </w:t>
        </w:r>
      </w:ins>
      <w:r>
        <w:rPr/>
        <w:t>Sam Patel's report</w:t>
      </w:r>
      <w:del w:id="102" w:author="Themis.ai" w:date="2026-09-05T11:42:37+00:00">
        <w:r>
          <w:rPr/>
          <w:delText xml:space="preserve"> and v2</w:delText>
        </w:r>
      </w:del>
      <w:r>
        <w:rPr/>
        <w:t>) versus customer-only (per v1)</w:t>
      </w:r>
      <w:del w:id="103" w:author="Themis.ai" w:date="2026-09-05T11:42:37+00:00">
        <w:r>
          <w:rPr/>
          <w:delText>.</w:delText>
        </w:r>
      </w:del>
    </w:p>
    <w:p>
      <w:pPr>
        <w:pStyle w:val="ListBullet"/>
      </w:pPr>
      <w:del w:id="104" w:author="Themis.ai" w:date="2026-09-05T11:42:37+00:00">
        <w:r>
          <w:rPr/>
          <w:delText>Confirm whether the "only the customer can open" access statement needs reconciling with any support access</w:delText>
        </w:r>
      </w:del>
      <w:r>
        <w:rPr/>
        <w:t>.</w:t>
      </w:r>
    </w:p>
    <w:p>
      <w:pPr>
        <w:pStyle w:val="ListBullet"/>
      </w:pPr>
      <w:r>
        <w:rPr/>
        <w:t>Confirm whether the ticket-gating and logging controls are sufficient and implemented as described.</w:t>
      </w:r>
    </w:p>
    <w:p>
      <w:r>
        <w:rPr/>
        <w:t xml:space="preserve">Confirm whether the </w:t>
      </w:r>
      <w:del w:id="105" w:author="Themis.ai" w:date="2026-09-05T11:42:37+00:00">
        <w:r>
          <w:rPr/>
          <w:delText>30/</w:delText>
        </w:r>
      </w:del>
      <w:r>
        <w:rPr/>
        <w:t xml:space="preserve">180-day retention </w:t>
      </w:r>
      <w:del w:id="106" w:author="Themis.ai" w:date="2026-09-05T11:42:37+00:00">
        <w:r>
          <w:rPr/>
          <w:delText>is</w:delText>
        </w:r>
      </w:del>
      <w:ins w:id="107" w:author="Themis.ai" w:date="2026-09-05T11:42:37+00:00">
        <w:r>
          <w:rPr/>
          <w:t>and the access model are</w:t>
        </w:r>
      </w:ins>
      <w:r>
        <w:rPr/>
        <w:t xml:space="preserve"> disclosed to customers.</w:t>
      </w:r>
    </w:p>
    <w:p>
      <w:pPr>
        <w:pStyle w:val="Heading2"/>
      </w:pPr>
    </w:p>
    <w:p>
      <w:r>
        <w:rPr/>
        <w:t>Lawyer note</w:t>
      </w:r>
    </w:p>
    <w:p>
      <w:r>
        <w:rPr/>
        <w:t>Preserve this exact qualification: Sam Patel reported ticket</w:t>
      </w:r>
      <w:r>
        <w:rPr/>
        <w:t>-</w:t>
      </w:r>
      <w:r>
        <w:rPr/>
        <w:t>only</w:t>
      </w:r>
      <w:r>
        <w:rPr/>
        <w:t xml:space="preserve"> </w:t>
      </w:r>
      <w:r>
        <w:rPr/>
        <w:t>logged support access; implementation and</w:t>
      </w:r>
      <w:r>
        <w:rPr/>
        <w:t xml:space="preserve"> the </w:t>
      </w:r>
      <w:r>
        <w:rPr/>
        <w:t>retention</w:t>
      </w:r>
      <w:r>
        <w:rPr/>
        <w:t xml:space="preserve"> </w:t>
      </w:r>
      <w:r>
        <w:rPr/>
        <w:t>rationale</w:t>
      </w:r>
      <w:r>
        <w:rPr/>
        <w:t xml:space="preserve"> </w:t>
      </w:r>
      <w:r>
        <w:rPr/>
        <w:t>remain</w:t>
      </w:r>
      <w:r>
        <w:rPr/>
        <w:t xml:space="preserve"> </w:t>
      </w:r>
      <w:r>
        <w:rPr/>
        <w:t>unverified</w:t>
      </w:r>
      <w:r>
        <w:rPr/>
        <w:t>.</w:t>
      </w:r>
    </w:p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harbor-relay-pilot-review-memo-55b2ed.md</dc:title>
  <dc:subject/>
  <dc:creator>Themis.ai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